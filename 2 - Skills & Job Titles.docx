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jc w:val="center"/>
        <w:rPr/>
      </w:pPr>
      <w:bookmarkStart w:colFirst="0" w:colLast="0" w:name="_lditl8djtah0" w:id="0"/>
      <w:bookmarkEnd w:id="0"/>
      <w:commentRangeStart w:id="0"/>
      <w:r w:rsidDel="00000000" w:rsidR="00000000" w:rsidRPr="00000000">
        <w:rPr>
          <w:rtl w:val="0"/>
        </w:rPr>
        <w:t xml:space="preserve">Work Scope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ind w:left="720" w:firstLine="0"/>
        <w:jc w:val="center"/>
        <w:rPr/>
      </w:pPr>
      <w:bookmarkStart w:colFirst="0" w:colLast="0" w:name="_5tf2k1gdgvsr" w:id="1"/>
      <w:bookmarkEnd w:id="1"/>
      <w:r w:rsidDel="00000000" w:rsidR="00000000" w:rsidRPr="00000000">
        <w:rPr>
          <w:rtl w:val="0"/>
        </w:rPr>
        <w:t xml:space="preserve">Skills To Bring or Learn</w:t>
      </w:r>
    </w:p>
    <w:p w:rsidR="00000000" w:rsidDel="00000000" w:rsidP="00000000" w:rsidRDefault="00000000" w:rsidRPr="00000000" w14:paraId="00000003">
      <w:pPr>
        <w:pageBreakBefore w:val="0"/>
        <w:ind w:left="720" w:firstLine="0"/>
        <w:jc w:val="center"/>
        <w:rPr>
          <w:sz w:val="48"/>
          <w:szCs w:val="48"/>
        </w:rPr>
      </w:pPr>
      <w:r w:rsidDel="00000000" w:rsidR="00000000" w:rsidRPr="00000000">
        <w:rPr>
          <w:rtl w:val="0"/>
        </w:rPr>
      </w:r>
    </w:p>
    <w:p w:rsidR="00000000" w:rsidDel="00000000" w:rsidP="00000000" w:rsidRDefault="00000000" w:rsidRPr="00000000" w14:paraId="00000004">
      <w:pPr>
        <w:pageBreakBefore w:val="0"/>
        <w:numPr>
          <w:ilvl w:val="0"/>
          <w:numId w:val="1"/>
        </w:numPr>
        <w:ind w:left="1440" w:hanging="360"/>
        <w:rPr>
          <w:sz w:val="24"/>
          <w:szCs w:val="24"/>
        </w:rPr>
      </w:pPr>
      <w:r w:rsidDel="00000000" w:rsidR="00000000" w:rsidRPr="00000000">
        <w:rPr>
          <w:sz w:val="24"/>
          <w:szCs w:val="24"/>
          <w:rtl w:val="0"/>
        </w:rPr>
        <w:t xml:space="preserve">Network Infrastructure Deployment &amp; Withdrawal </w:t>
      </w:r>
    </w:p>
    <w:p w:rsidR="00000000" w:rsidDel="00000000" w:rsidP="00000000" w:rsidRDefault="00000000" w:rsidRPr="00000000" w14:paraId="00000005">
      <w:pPr>
        <w:pageBreakBefore w:val="0"/>
        <w:numPr>
          <w:ilvl w:val="0"/>
          <w:numId w:val="1"/>
        </w:numPr>
        <w:ind w:left="1440" w:hanging="360"/>
        <w:rPr>
          <w:sz w:val="24"/>
          <w:szCs w:val="24"/>
        </w:rPr>
      </w:pPr>
      <w:r w:rsidDel="00000000" w:rsidR="00000000" w:rsidRPr="00000000">
        <w:rPr>
          <w:sz w:val="24"/>
          <w:szCs w:val="24"/>
          <w:rtl w:val="0"/>
        </w:rPr>
        <w:t xml:space="preserve">Troubleshooting Connectivity</w:t>
      </w:r>
    </w:p>
    <w:p w:rsidR="00000000" w:rsidDel="00000000" w:rsidP="00000000" w:rsidRDefault="00000000" w:rsidRPr="00000000" w14:paraId="00000006">
      <w:pPr>
        <w:pageBreakBefore w:val="0"/>
        <w:numPr>
          <w:ilvl w:val="0"/>
          <w:numId w:val="1"/>
        </w:numPr>
        <w:ind w:left="1440" w:hanging="360"/>
        <w:rPr>
          <w:sz w:val="24"/>
          <w:szCs w:val="24"/>
        </w:rPr>
      </w:pPr>
      <w:r w:rsidDel="00000000" w:rsidR="00000000" w:rsidRPr="00000000">
        <w:rPr>
          <w:sz w:val="24"/>
          <w:szCs w:val="24"/>
          <w:rtl w:val="0"/>
        </w:rPr>
        <w:t xml:space="preserve">Cable Management</w:t>
      </w:r>
    </w:p>
    <w:p w:rsidR="00000000" w:rsidDel="00000000" w:rsidP="00000000" w:rsidRDefault="00000000" w:rsidRPr="00000000" w14:paraId="00000007">
      <w:pPr>
        <w:pageBreakBefore w:val="0"/>
        <w:numPr>
          <w:ilvl w:val="0"/>
          <w:numId w:val="1"/>
        </w:numPr>
        <w:ind w:left="1440" w:hanging="360"/>
        <w:rPr>
          <w:sz w:val="24"/>
          <w:szCs w:val="24"/>
        </w:rPr>
      </w:pPr>
      <w:r w:rsidDel="00000000" w:rsidR="00000000" w:rsidRPr="00000000">
        <w:rPr>
          <w:sz w:val="24"/>
          <w:szCs w:val="24"/>
          <w:rtl w:val="0"/>
        </w:rPr>
        <w:t xml:space="preserve">Network Hardware</w:t>
      </w:r>
    </w:p>
    <w:p w:rsidR="00000000" w:rsidDel="00000000" w:rsidP="00000000" w:rsidRDefault="00000000" w:rsidRPr="00000000" w14:paraId="00000008">
      <w:pPr>
        <w:pageBreakBefore w:val="0"/>
        <w:numPr>
          <w:ilvl w:val="1"/>
          <w:numId w:val="1"/>
        </w:numPr>
        <w:ind w:left="2160" w:hanging="360"/>
        <w:rPr>
          <w:sz w:val="24"/>
          <w:szCs w:val="24"/>
        </w:rPr>
      </w:pPr>
      <w:r w:rsidDel="00000000" w:rsidR="00000000" w:rsidRPr="00000000">
        <w:rPr>
          <w:sz w:val="24"/>
          <w:szCs w:val="24"/>
          <w:rtl w:val="0"/>
        </w:rPr>
        <w:t xml:space="preserve">Switches</w:t>
      </w:r>
    </w:p>
    <w:p w:rsidR="00000000" w:rsidDel="00000000" w:rsidP="00000000" w:rsidRDefault="00000000" w:rsidRPr="00000000" w14:paraId="00000009">
      <w:pPr>
        <w:pageBreakBefore w:val="0"/>
        <w:numPr>
          <w:ilvl w:val="2"/>
          <w:numId w:val="1"/>
        </w:numPr>
        <w:ind w:left="2880" w:hanging="360"/>
        <w:rPr>
          <w:sz w:val="24"/>
          <w:szCs w:val="24"/>
        </w:rPr>
      </w:pPr>
      <w:r w:rsidDel="00000000" w:rsidR="00000000" w:rsidRPr="00000000">
        <w:rPr>
          <w:sz w:val="24"/>
          <w:szCs w:val="24"/>
          <w:rtl w:val="0"/>
        </w:rPr>
        <w:t xml:space="preserve">Juniper EX4200-48P</w:t>
      </w:r>
    </w:p>
    <w:p w:rsidR="00000000" w:rsidDel="00000000" w:rsidP="00000000" w:rsidRDefault="00000000" w:rsidRPr="00000000" w14:paraId="0000000A">
      <w:pPr>
        <w:pageBreakBefore w:val="0"/>
        <w:numPr>
          <w:ilvl w:val="1"/>
          <w:numId w:val="1"/>
        </w:numPr>
        <w:ind w:left="2160" w:hanging="360"/>
        <w:rPr>
          <w:sz w:val="24"/>
          <w:szCs w:val="24"/>
        </w:rPr>
      </w:pPr>
      <w:r w:rsidDel="00000000" w:rsidR="00000000" w:rsidRPr="00000000">
        <w:rPr>
          <w:sz w:val="24"/>
          <w:szCs w:val="24"/>
          <w:rtl w:val="0"/>
        </w:rPr>
        <w:t xml:space="preserve">AP’s</w:t>
      </w:r>
    </w:p>
    <w:p w:rsidR="00000000" w:rsidDel="00000000" w:rsidP="00000000" w:rsidRDefault="00000000" w:rsidRPr="00000000" w14:paraId="0000000B">
      <w:pPr>
        <w:pageBreakBefore w:val="0"/>
        <w:numPr>
          <w:ilvl w:val="2"/>
          <w:numId w:val="1"/>
        </w:numPr>
        <w:ind w:left="2880" w:hanging="360"/>
        <w:rPr>
          <w:del w:author="Steven Sewell" w:id="0" w:date="2025-09-28T05:37:47Z"/>
          <w:sz w:val="24"/>
          <w:szCs w:val="24"/>
        </w:rPr>
      </w:pPr>
      <w:ins w:author="Steven Sewell" w:id="0" w:date="2025-09-28T05:37:47Z">
        <w:r w:rsidDel="00000000" w:rsidR="00000000" w:rsidRPr="00000000">
          <w:rPr>
            <w:sz w:val="24"/>
            <w:szCs w:val="24"/>
            <w:rtl w:val="0"/>
          </w:rPr>
          <w:t xml:space="preserve">UPDATE! </w:t>
        </w:r>
      </w:ins>
      <w:del w:author="Steven Sewell" w:id="0" w:date="2025-09-28T05:37:47Z">
        <w:r w:rsidDel="00000000" w:rsidR="00000000" w:rsidRPr="00000000">
          <w:rPr>
            <w:sz w:val="24"/>
            <w:szCs w:val="24"/>
            <w:rtl w:val="0"/>
          </w:rPr>
          <w:delText xml:space="preserve">WNDR 3700 V2</w:delText>
        </w:r>
      </w:del>
    </w:p>
    <w:p w:rsidR="00000000" w:rsidDel="00000000" w:rsidP="00000000" w:rsidRDefault="00000000" w:rsidRPr="00000000" w14:paraId="0000000C">
      <w:pPr>
        <w:pageBreakBefore w:val="0"/>
        <w:numPr>
          <w:ilvl w:val="2"/>
          <w:numId w:val="1"/>
        </w:numPr>
        <w:ind w:left="2880" w:hanging="360"/>
        <w:rPr>
          <w:del w:author="Steven Sewell" w:id="0" w:date="2025-09-28T05:37:47Z"/>
          <w:sz w:val="24"/>
          <w:szCs w:val="24"/>
        </w:rPr>
      </w:pPr>
      <w:del w:author="Steven Sewell" w:id="0" w:date="2025-09-28T05:37:47Z">
        <w:r w:rsidDel="00000000" w:rsidR="00000000" w:rsidRPr="00000000">
          <w:rPr>
            <w:sz w:val="24"/>
            <w:szCs w:val="24"/>
            <w:rtl w:val="0"/>
          </w:rPr>
          <w:delText xml:space="preserve">WNDR 3800</w:delText>
        </w:r>
      </w:del>
    </w:p>
    <w:p w:rsidR="00000000" w:rsidDel="00000000" w:rsidP="00000000" w:rsidRDefault="00000000" w:rsidRPr="00000000" w14:paraId="0000000D">
      <w:pPr>
        <w:pageBreakBefore w:val="0"/>
        <w:numPr>
          <w:ilvl w:val="2"/>
          <w:numId w:val="1"/>
        </w:numPr>
        <w:ind w:left="2880" w:hanging="360"/>
        <w:rPr>
          <w:del w:author="Steven Sewell" w:id="0" w:date="2025-09-28T05:37:47Z"/>
          <w:sz w:val="24"/>
          <w:szCs w:val="24"/>
        </w:rPr>
      </w:pPr>
      <w:del w:author="Steven Sewell" w:id="0" w:date="2025-09-28T05:37:47Z">
        <w:r w:rsidDel="00000000" w:rsidR="00000000" w:rsidRPr="00000000">
          <w:rPr>
            <w:sz w:val="24"/>
            <w:szCs w:val="24"/>
            <w:rtl w:val="0"/>
          </w:rPr>
          <w:delText xml:space="preserve">WNDR 3800 (China Model)</w:delText>
        </w:r>
      </w:del>
    </w:p>
    <w:p w:rsidR="00000000" w:rsidDel="00000000" w:rsidP="00000000" w:rsidRDefault="00000000" w:rsidRPr="00000000" w14:paraId="0000000E">
      <w:pPr>
        <w:pageBreakBefore w:val="0"/>
        <w:numPr>
          <w:ilvl w:val="2"/>
          <w:numId w:val="1"/>
        </w:numPr>
        <w:ind w:left="2880" w:hanging="360"/>
        <w:rPr>
          <w:del w:author="Steven Sewell" w:id="0" w:date="2025-09-28T05:37:47Z"/>
          <w:sz w:val="24"/>
          <w:szCs w:val="24"/>
        </w:rPr>
      </w:pPr>
      <w:del w:author="Steven Sewell" w:id="0" w:date="2025-09-28T05:37:47Z">
        <w:r w:rsidDel="00000000" w:rsidR="00000000" w:rsidRPr="00000000">
          <w:rPr>
            <w:sz w:val="24"/>
            <w:szCs w:val="24"/>
            <w:rtl w:val="0"/>
          </w:rPr>
          <w:delText xml:space="preserve">OpenWrt OWN1</w:delText>
        </w:r>
      </w:del>
    </w:p>
    <w:p w:rsidR="00000000" w:rsidDel="00000000" w:rsidP="00000000" w:rsidRDefault="00000000" w:rsidRPr="00000000" w14:paraId="0000000F">
      <w:pPr>
        <w:pageBreakBefore w:val="0"/>
        <w:numPr>
          <w:ilvl w:val="2"/>
          <w:numId w:val="1"/>
        </w:numPr>
        <w:ind w:left="2880" w:hanging="360"/>
        <w:rPr>
          <w:del w:author="Steven Sewell" w:id="0" w:date="2025-09-28T05:37:47Z"/>
          <w:sz w:val="24"/>
          <w:szCs w:val="24"/>
        </w:rPr>
      </w:pPr>
      <w:del w:author="Steven Sewell" w:id="0" w:date="2025-09-28T05:37:47Z">
        <w:r w:rsidDel="00000000" w:rsidR="00000000" w:rsidRPr="00000000">
          <w:rPr>
            <w:sz w:val="24"/>
            <w:szCs w:val="24"/>
            <w:rtl w:val="0"/>
          </w:rPr>
          <w:delText xml:space="preserve">Belkin RT320</w:delText>
        </w:r>
      </w:del>
    </w:p>
    <w:p w:rsidR="00000000" w:rsidDel="00000000" w:rsidP="00000000" w:rsidRDefault="00000000" w:rsidRPr="00000000" w14:paraId="00000010">
      <w:pPr>
        <w:pageBreakBefore w:val="0"/>
        <w:numPr>
          <w:ilvl w:val="2"/>
          <w:numId w:val="1"/>
        </w:numPr>
        <w:ind w:left="2880" w:hanging="360"/>
        <w:rPr>
          <w:sz w:val="24"/>
          <w:szCs w:val="24"/>
        </w:rPr>
      </w:pPr>
      <w:del w:author="Steven Sewell" w:id="0" w:date="2025-09-28T05:37:47Z">
        <w:r w:rsidDel="00000000" w:rsidR="00000000" w:rsidRPr="00000000">
          <w:rPr>
            <w:sz w:val="24"/>
            <w:szCs w:val="24"/>
            <w:rtl w:val="0"/>
          </w:rPr>
          <w:delText xml:space="preserve">Linksys E8450</w:delText>
        </w:r>
      </w:del>
      <w:r w:rsidDel="00000000" w:rsidR="00000000" w:rsidRPr="00000000">
        <w:rPr>
          <w:rtl w:val="0"/>
        </w:rPr>
      </w:r>
    </w:p>
    <w:p w:rsidR="00000000" w:rsidDel="00000000" w:rsidP="00000000" w:rsidRDefault="00000000" w:rsidRPr="00000000" w14:paraId="00000011">
      <w:pPr>
        <w:pageBreakBefore w:val="0"/>
        <w:numPr>
          <w:ilvl w:val="1"/>
          <w:numId w:val="1"/>
        </w:numPr>
        <w:ind w:left="2160" w:hanging="360"/>
        <w:rPr>
          <w:sz w:val="24"/>
          <w:szCs w:val="24"/>
        </w:rPr>
      </w:pPr>
      <w:r w:rsidDel="00000000" w:rsidR="00000000" w:rsidRPr="00000000">
        <w:rPr>
          <w:sz w:val="24"/>
          <w:szCs w:val="24"/>
          <w:rtl w:val="0"/>
        </w:rPr>
        <w:t xml:space="preserve">Raspberry Pi’s</w:t>
      </w:r>
    </w:p>
    <w:p w:rsidR="00000000" w:rsidDel="00000000" w:rsidP="00000000" w:rsidRDefault="00000000" w:rsidRPr="00000000" w14:paraId="00000012">
      <w:pPr>
        <w:pageBreakBefore w:val="0"/>
        <w:numPr>
          <w:ilvl w:val="2"/>
          <w:numId w:val="1"/>
        </w:numPr>
        <w:ind w:left="2880" w:hanging="360"/>
        <w:rPr>
          <w:sz w:val="24"/>
          <w:szCs w:val="24"/>
        </w:rPr>
      </w:pPr>
      <w:r w:rsidDel="00000000" w:rsidR="00000000" w:rsidRPr="00000000">
        <w:rPr>
          <w:sz w:val="24"/>
          <w:szCs w:val="24"/>
          <w:rtl w:val="0"/>
        </w:rPr>
        <w:t xml:space="preserve">Pi4</w:t>
      </w:r>
    </w:p>
    <w:p w:rsidR="00000000" w:rsidDel="00000000" w:rsidP="00000000" w:rsidRDefault="00000000" w:rsidRPr="00000000" w14:paraId="00000013">
      <w:pPr>
        <w:pageBreakBefore w:val="0"/>
        <w:numPr>
          <w:ilvl w:val="0"/>
          <w:numId w:val="1"/>
        </w:numPr>
        <w:ind w:left="1440" w:hanging="360"/>
        <w:rPr>
          <w:sz w:val="24"/>
          <w:szCs w:val="24"/>
        </w:rPr>
      </w:pPr>
      <w:r w:rsidDel="00000000" w:rsidR="00000000" w:rsidRPr="00000000">
        <w:rPr>
          <w:sz w:val="24"/>
          <w:szCs w:val="24"/>
          <w:rtl w:val="0"/>
        </w:rPr>
        <w:t xml:space="preserve">Software</w:t>
      </w:r>
    </w:p>
    <w:p w:rsidR="00000000" w:rsidDel="00000000" w:rsidP="00000000" w:rsidRDefault="00000000" w:rsidRPr="00000000" w14:paraId="00000014">
      <w:pPr>
        <w:pageBreakBefore w:val="0"/>
        <w:numPr>
          <w:ilvl w:val="1"/>
          <w:numId w:val="1"/>
        </w:numPr>
        <w:ind w:left="2160" w:hanging="360"/>
        <w:rPr>
          <w:sz w:val="24"/>
          <w:szCs w:val="24"/>
        </w:rPr>
      </w:pPr>
      <w:r w:rsidDel="00000000" w:rsidR="00000000" w:rsidRPr="00000000">
        <w:rPr>
          <w:sz w:val="24"/>
          <w:szCs w:val="24"/>
          <w:rtl w:val="0"/>
        </w:rPr>
        <w:t xml:space="preserve">GIT</w:t>
      </w:r>
    </w:p>
    <w:p w:rsidR="00000000" w:rsidDel="00000000" w:rsidP="00000000" w:rsidRDefault="00000000" w:rsidRPr="00000000" w14:paraId="00000015">
      <w:pPr>
        <w:pageBreakBefore w:val="0"/>
        <w:numPr>
          <w:ilvl w:val="1"/>
          <w:numId w:val="1"/>
        </w:numPr>
        <w:ind w:left="2160" w:hanging="360"/>
        <w:rPr>
          <w:sz w:val="24"/>
          <w:szCs w:val="24"/>
        </w:rPr>
      </w:pPr>
      <w:r w:rsidDel="00000000" w:rsidR="00000000" w:rsidRPr="00000000">
        <w:rPr>
          <w:sz w:val="24"/>
          <w:szCs w:val="24"/>
          <w:rtl w:val="0"/>
        </w:rPr>
        <w:t xml:space="preserve">NIX</w:t>
      </w:r>
    </w:p>
    <w:p w:rsidR="00000000" w:rsidDel="00000000" w:rsidP="00000000" w:rsidRDefault="00000000" w:rsidRPr="00000000" w14:paraId="00000016">
      <w:pPr>
        <w:pageBreakBefore w:val="0"/>
        <w:numPr>
          <w:ilvl w:val="0"/>
          <w:numId w:val="1"/>
        </w:numPr>
        <w:ind w:left="1440" w:hanging="360"/>
        <w:rPr>
          <w:sz w:val="24"/>
          <w:szCs w:val="24"/>
        </w:rPr>
      </w:pPr>
      <w:r w:rsidDel="00000000" w:rsidR="00000000" w:rsidRPr="00000000">
        <w:rPr>
          <w:sz w:val="24"/>
          <w:szCs w:val="24"/>
          <w:rtl w:val="0"/>
        </w:rPr>
        <w:t xml:space="preserve">Programming Language(s)</w:t>
      </w:r>
    </w:p>
    <w:p w:rsidR="00000000" w:rsidDel="00000000" w:rsidP="00000000" w:rsidRDefault="00000000" w:rsidRPr="00000000" w14:paraId="00000017">
      <w:pPr>
        <w:pageBreakBefore w:val="0"/>
        <w:numPr>
          <w:ilvl w:val="1"/>
          <w:numId w:val="1"/>
        </w:numPr>
        <w:ind w:left="2160" w:hanging="360"/>
        <w:rPr>
          <w:sz w:val="24"/>
          <w:szCs w:val="24"/>
        </w:rPr>
      </w:pPr>
      <w:r w:rsidDel="00000000" w:rsidR="00000000" w:rsidRPr="00000000">
        <w:rPr>
          <w:sz w:val="24"/>
          <w:szCs w:val="24"/>
          <w:rtl w:val="0"/>
        </w:rPr>
        <w:t xml:space="preserve">Pearl</w:t>
      </w:r>
    </w:p>
    <w:p w:rsidR="00000000" w:rsidDel="00000000" w:rsidP="00000000" w:rsidRDefault="00000000" w:rsidRPr="00000000" w14:paraId="00000018">
      <w:pPr>
        <w:pageBreakBefore w:val="0"/>
        <w:numPr>
          <w:ilvl w:val="1"/>
          <w:numId w:val="1"/>
        </w:numPr>
        <w:ind w:left="216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19">
      <w:pPr>
        <w:pageBreakBefore w:val="0"/>
        <w:numPr>
          <w:ilvl w:val="1"/>
          <w:numId w:val="1"/>
        </w:numPr>
        <w:ind w:left="2160" w:hanging="360"/>
        <w:rPr>
          <w:sz w:val="24"/>
          <w:szCs w:val="24"/>
        </w:rPr>
      </w:pPr>
      <w:r w:rsidDel="00000000" w:rsidR="00000000" w:rsidRPr="00000000">
        <w:rPr>
          <w:sz w:val="24"/>
          <w:szCs w:val="24"/>
          <w:rtl w:val="0"/>
        </w:rPr>
        <w:t xml:space="preserve">BASH</w:t>
      </w:r>
    </w:p>
    <w:p w:rsidR="00000000" w:rsidDel="00000000" w:rsidP="00000000" w:rsidRDefault="00000000" w:rsidRPr="00000000" w14:paraId="0000001A">
      <w:pPr>
        <w:pageBreakBefore w:val="0"/>
        <w:numPr>
          <w:ilvl w:val="0"/>
          <w:numId w:val="1"/>
        </w:numPr>
        <w:ind w:left="1440" w:hanging="360"/>
        <w:rPr>
          <w:sz w:val="24"/>
          <w:szCs w:val="24"/>
        </w:rPr>
      </w:pPr>
      <w:r w:rsidDel="00000000" w:rsidR="00000000" w:rsidRPr="00000000">
        <w:rPr>
          <w:sz w:val="24"/>
          <w:szCs w:val="24"/>
          <w:rtl w:val="0"/>
        </w:rPr>
        <w:t xml:space="preserve">Firmware / Operating System</w:t>
      </w:r>
    </w:p>
    <w:p w:rsidR="00000000" w:rsidDel="00000000" w:rsidP="00000000" w:rsidRDefault="00000000" w:rsidRPr="00000000" w14:paraId="0000001B">
      <w:pPr>
        <w:pageBreakBefore w:val="0"/>
        <w:numPr>
          <w:ilvl w:val="1"/>
          <w:numId w:val="1"/>
        </w:numPr>
        <w:ind w:left="2160" w:hanging="360"/>
        <w:rPr>
          <w:sz w:val="24"/>
          <w:szCs w:val="24"/>
        </w:rPr>
      </w:pPr>
      <w:r w:rsidDel="00000000" w:rsidR="00000000" w:rsidRPr="00000000">
        <w:rPr>
          <w:sz w:val="24"/>
          <w:szCs w:val="24"/>
          <w:rtl w:val="0"/>
        </w:rPr>
        <w:t xml:space="preserve">OPEN Wrt</w:t>
      </w:r>
    </w:p>
    <w:p w:rsidR="00000000" w:rsidDel="00000000" w:rsidP="00000000" w:rsidRDefault="00000000" w:rsidRPr="00000000" w14:paraId="0000001C">
      <w:pPr>
        <w:pageBreakBefore w:val="0"/>
        <w:numPr>
          <w:ilvl w:val="1"/>
          <w:numId w:val="1"/>
        </w:numPr>
        <w:ind w:left="2160" w:hanging="360"/>
        <w:rPr>
          <w:sz w:val="24"/>
          <w:szCs w:val="24"/>
        </w:rPr>
      </w:pPr>
      <w:r w:rsidDel="00000000" w:rsidR="00000000" w:rsidRPr="00000000">
        <w:rPr>
          <w:sz w:val="24"/>
          <w:szCs w:val="24"/>
          <w:rtl w:val="0"/>
        </w:rPr>
        <w:t xml:space="preserve">June-OS</w:t>
      </w:r>
    </w:p>
    <w:p w:rsidR="00000000" w:rsidDel="00000000" w:rsidP="00000000" w:rsidRDefault="00000000" w:rsidRPr="00000000" w14:paraId="0000001D">
      <w:pPr>
        <w:pageBreakBefore w:val="0"/>
        <w:numPr>
          <w:ilvl w:val="0"/>
          <w:numId w:val="1"/>
        </w:numPr>
        <w:ind w:left="1440" w:hanging="360"/>
        <w:rPr>
          <w:sz w:val="24"/>
          <w:szCs w:val="24"/>
        </w:rPr>
      </w:pPr>
      <w:r w:rsidDel="00000000" w:rsidR="00000000" w:rsidRPr="00000000">
        <w:rPr>
          <w:sz w:val="24"/>
          <w:szCs w:val="24"/>
          <w:rtl w:val="0"/>
        </w:rPr>
        <w:t xml:space="preserve">Communication Skills</w:t>
      </w:r>
    </w:p>
    <w:p w:rsidR="00000000" w:rsidDel="00000000" w:rsidP="00000000" w:rsidRDefault="00000000" w:rsidRPr="00000000" w14:paraId="0000001E">
      <w:pPr>
        <w:pageBreakBefore w:val="0"/>
        <w:numPr>
          <w:ilvl w:val="1"/>
          <w:numId w:val="1"/>
        </w:numPr>
        <w:ind w:left="2160" w:hanging="360"/>
        <w:rPr>
          <w:sz w:val="24"/>
          <w:szCs w:val="24"/>
        </w:rPr>
      </w:pPr>
      <w:r w:rsidDel="00000000" w:rsidR="00000000" w:rsidRPr="00000000">
        <w:rPr>
          <w:sz w:val="24"/>
          <w:szCs w:val="24"/>
          <w:rtl w:val="0"/>
        </w:rPr>
        <w:t xml:space="preserve">COMM Channels</w:t>
      </w:r>
    </w:p>
    <w:p w:rsidR="00000000" w:rsidDel="00000000" w:rsidP="00000000" w:rsidRDefault="00000000" w:rsidRPr="00000000" w14:paraId="0000001F">
      <w:pPr>
        <w:pageBreakBefore w:val="0"/>
        <w:numPr>
          <w:ilvl w:val="2"/>
          <w:numId w:val="1"/>
        </w:numPr>
        <w:ind w:left="2880" w:hanging="360"/>
        <w:rPr>
          <w:sz w:val="24"/>
          <w:szCs w:val="24"/>
        </w:rPr>
      </w:pPr>
      <w:r w:rsidDel="00000000" w:rsidR="00000000" w:rsidRPr="00000000">
        <w:rPr>
          <w:sz w:val="24"/>
          <w:szCs w:val="24"/>
          <w:rtl w:val="0"/>
        </w:rPr>
        <w:t xml:space="preserve">Tech Email List</w:t>
      </w:r>
    </w:p>
    <w:p w:rsidR="00000000" w:rsidDel="00000000" w:rsidP="00000000" w:rsidRDefault="00000000" w:rsidRPr="00000000" w14:paraId="00000020">
      <w:pPr>
        <w:pageBreakBefore w:val="0"/>
        <w:numPr>
          <w:ilvl w:val="2"/>
          <w:numId w:val="1"/>
        </w:numPr>
        <w:ind w:left="2880" w:hanging="360"/>
        <w:rPr>
          <w:sz w:val="24"/>
          <w:szCs w:val="24"/>
        </w:rPr>
      </w:pPr>
      <w:r w:rsidDel="00000000" w:rsidR="00000000" w:rsidRPr="00000000">
        <w:rPr>
          <w:sz w:val="24"/>
          <w:szCs w:val="24"/>
          <w:rtl w:val="0"/>
        </w:rPr>
        <w:t xml:space="preserve">Signal</w:t>
      </w:r>
    </w:p>
    <w:p w:rsidR="00000000" w:rsidDel="00000000" w:rsidP="00000000" w:rsidRDefault="00000000" w:rsidRPr="00000000" w14:paraId="00000021">
      <w:pPr>
        <w:pageBreakBefore w:val="0"/>
        <w:numPr>
          <w:ilvl w:val="2"/>
          <w:numId w:val="1"/>
        </w:numPr>
        <w:ind w:left="2880" w:hanging="360"/>
        <w:rPr>
          <w:sz w:val="24"/>
          <w:szCs w:val="24"/>
        </w:rPr>
      </w:pPr>
      <w:r w:rsidDel="00000000" w:rsidR="00000000" w:rsidRPr="00000000">
        <w:rPr>
          <w:sz w:val="24"/>
          <w:szCs w:val="24"/>
          <w:rtl w:val="0"/>
        </w:rPr>
        <w:t xml:space="preserve">Slack</w:t>
      </w:r>
    </w:p>
    <w:p w:rsidR="00000000" w:rsidDel="00000000" w:rsidP="00000000" w:rsidRDefault="00000000" w:rsidRPr="00000000" w14:paraId="00000022">
      <w:pPr>
        <w:pageBreakBefore w:val="0"/>
        <w:numPr>
          <w:ilvl w:val="0"/>
          <w:numId w:val="1"/>
        </w:numPr>
        <w:ind w:left="1440" w:hanging="360"/>
        <w:rPr>
          <w:sz w:val="24"/>
          <w:szCs w:val="24"/>
        </w:rPr>
      </w:pPr>
      <w:r w:rsidDel="00000000" w:rsidR="00000000" w:rsidRPr="00000000">
        <w:rPr>
          <w:sz w:val="24"/>
          <w:szCs w:val="24"/>
          <w:rtl w:val="0"/>
        </w:rPr>
        <w:t xml:space="preserve">Leadership Skills</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ind w:left="0" w:firstLine="0"/>
        <w:jc w:val="center"/>
        <w:rPr/>
      </w:pPr>
      <w:bookmarkStart w:colFirst="0" w:colLast="0" w:name="_bq5gkxx91va9" w:id="2"/>
      <w:bookmarkEnd w:id="2"/>
      <w:r w:rsidDel="00000000" w:rsidR="00000000" w:rsidRPr="00000000">
        <w:rPr>
          <w:rtl w:val="0"/>
        </w:rPr>
        <w:t xml:space="preserve">JOB TITLES &amp; DESCRIPTION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CABLE DEPLOYMENT (Cable Monkey)</w:t>
        <w:br w:type="textWrapping"/>
      </w:r>
      <w:r w:rsidDel="00000000" w:rsidR="00000000" w:rsidRPr="00000000">
        <w:rPr>
          <w:rtl w:val="0"/>
        </w:rPr>
        <w:t xml:space="preserve"> The Cable Monkey is a fearless field operator, running lines and connecting infrastructure wherever needed. Quick, nimble, and adaptable, they bridge gaps and link devices under pressure. During teardown, they swing into action again, retrieving cables efficiently. They are the heartbeat of the wired front.</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CABLE WRAP (Cable Wrangler)</w:t>
        <w:br w:type="textWrapping"/>
      </w:r>
      <w:r w:rsidDel="00000000" w:rsidR="00000000" w:rsidRPr="00000000">
        <w:rPr>
          <w:rtl w:val="0"/>
        </w:rPr>
        <w:t xml:space="preserve"> The Cable Wrangler is the front-line soldier of cable management. They coil, secure, and re-home Ethernet cables with precision, ensuring no tangles slow down the mission. During retrieval, they expertly gather and stow all lines for future campaigns. Always ready, always wrapped tight.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CABLE WRAP TEACHER (Cable Marshal)</w:t>
        <w:br w:type="textWrapping"/>
      </w:r>
      <w:r w:rsidDel="00000000" w:rsidR="00000000" w:rsidRPr="00000000">
        <w:rPr>
          <w:rtl w:val="0"/>
        </w:rPr>
        <w:t xml:space="preserve"> The Cable Marshal trains new recruits in the art of cable warfare. They demonstrate proper looping, securing, and deployment techniques, ensuring the team moves like a well-oiled unit. During operations, they patrol the floor, offering guidance and corrections to keep lines orderly. A true mentor of the tangled frontier.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CART SAFETY &amp; MOVEMENT (Cart Commander)</w:t>
        <w:br w:type="textWrapping"/>
      </w:r>
      <w:r w:rsidDel="00000000" w:rsidR="00000000" w:rsidRPr="00000000">
        <w:rPr>
          <w:rtl w:val="0"/>
        </w:rPr>
        <w:t xml:space="preserve"> The Cart Commander leads safe and efficient transport of all hardware and supplies (Large Carts). They navigate the battlefield of the conference floor, ensuring carts move without collisions or casualties. They plan routes, train recruits on safe handling, and maintain order during both deployment and retrieval. Safety is mission critical.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STORAGE (Storage Sergeant)</w:t>
        <w:br w:type="textWrapping"/>
      </w:r>
      <w:r w:rsidDel="00000000" w:rsidR="00000000" w:rsidRPr="00000000">
        <w:rPr>
          <w:rtl w:val="0"/>
        </w:rPr>
        <w:t xml:space="preserve"> The Storage Sergeant is the master of the supply lines. As a Storage key holder, they organize, inventory, and manage all equipment before, during, and after the event. Nothing is misplaced on their watch—they know where every cable, AP, and tool resides. Their meticulous planning keeps the entire operation running smoothly.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LOAD &amp; UNLOAD CARTS (Transport Charlie)</w:t>
        <w:br w:type="textWrapping"/>
      </w:r>
      <w:r w:rsidDel="00000000" w:rsidR="00000000" w:rsidRPr="00000000">
        <w:rPr>
          <w:rtl w:val="0"/>
        </w:rPr>
        <w:t xml:space="preserve"> Transport Charlie coordinates loading and unloading of trailers with military precision. They ensure all equipment is secured for transit, optimizing space and weight while preventing casualties (of gear). They supervise deployment and retrieval operations, keeping the convoy moving on schedule. Logistics is their battlefield.</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AP DEPLOY &amp; RETRIEVE (AP Ace)</w:t>
        <w:br w:type="textWrapping"/>
      </w:r>
      <w:r w:rsidDel="00000000" w:rsidR="00000000" w:rsidRPr="00000000">
        <w:rPr>
          <w:rtl w:val="0"/>
        </w:rPr>
        <w:t xml:space="preserve"> The AP Ace sets up wireless access points with sniper-like accuracy. They understand how to read placement maps, and troubleshoot in real-time to maintain full coverage. During retrieval, they ensure all APs are accounted for and safely packed. Connectivity is their mission.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SWITCH DEPLOY &amp; RETRIEVE (Switch Sapper)</w:t>
        <w:br w:type="textWrapping"/>
      </w:r>
      <w:r w:rsidDel="00000000" w:rsidR="00000000" w:rsidRPr="00000000">
        <w:rPr>
          <w:rtl w:val="0"/>
        </w:rPr>
        <w:t xml:space="preserve"> The Switch Sapper lays the critical network foundations by deploying &amp; retrieving switches. They connect the battlefield, linking APs and endpoints in flawless formation. Troubleshooting and rerouting fall under their tactical expertise. Every switch counts, every connection matters.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PI DEPLOY &amp; RETRIEVE (Raspberry Ranger)</w:t>
        <w:br w:type="textWrapping"/>
      </w:r>
      <w:r w:rsidDel="00000000" w:rsidR="00000000" w:rsidRPr="00000000">
        <w:rPr>
          <w:rtl w:val="0"/>
        </w:rPr>
        <w:t xml:space="preserve"> The Raspberry Ranger handles sign servers and Raspberry Pi deployments with Ranger-level precision. They place, configure, and troubleshoot devices to keep the informational front operational. During teardown, they secure and catalog all Pis for the next mission. Agile and tech-savvy, they always lead from the field.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IDF (Patch Penguin)</w:t>
        <w:br w:type="textWrapping"/>
      </w:r>
      <w:r w:rsidDel="00000000" w:rsidR="00000000" w:rsidRPr="00000000">
        <w:rPr>
          <w:rtl w:val="0"/>
        </w:rPr>
        <w:t xml:space="preserve"> The Patch Penguin waddles into the IDF to make the critical connections between our switches and the venue’s built-in infrastructure. With steady flippers, they plug and route patch cables, ensuring data flows where it needs to go. They are the unseen link between our gear and the conference infrastructure, keeping the network stitched together. No patch goes unconnected under their watch.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MDF/IDF DEPLOY &amp; RETRIEVE (Layer One Launcher)</w:t>
        <w:br w:type="textWrapping"/>
      </w:r>
      <w:r w:rsidDel="00000000" w:rsidR="00000000" w:rsidRPr="00000000">
        <w:rPr>
          <w:rtl w:val="0"/>
        </w:rPr>
        <w:t xml:space="preserve"> The Layer One Launcher is responsible for deploying and retrieving the switches themselves at both the MDF and IDF. They power up, stage, and ready the backbone hardware so the Patch Penguins can get to work. When the mission ends, they power down, pack, and secure every switch for redeployment in the next campaign. They don’t just run Layer One — they launch it.</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TONEING (Liutone it Dan)</w:t>
        <w:br w:type="textWrapping"/>
      </w:r>
      <w:r w:rsidDel="00000000" w:rsidR="00000000" w:rsidRPr="00000000">
        <w:rPr>
          <w:rtl w:val="0"/>
        </w:rPr>
        <w:t xml:space="preserve"> Liutone it Dan is the master of signal verification, tracing lines and confirming connectivity across the battlefield. They use testing tools with expert skill, quickly identifying weak or broken connections. Their work ensures every cable carries the mission’s lifeblood. Without them, the signal falters.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WALKIE OVERSIGHT (Comms Captain)</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The Comms Captain is the keeper of the airwaves and the quartermaster of radios. They deploy walkie-talkies to the team, track who holds each unit, and ensure charging stations are locked and loaded. Throughout the mission, they monitor battery health, swap gear as needed, and keep the comms arsenal in fighting shape. At the end, they confirm every handset is returned, neatly packed, and ready for transport back to base.</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DATA GATHER (Rodger Recon)</w:t>
        <w:br w:type="textWrapping"/>
      </w:r>
      <w:r w:rsidDel="00000000" w:rsidR="00000000" w:rsidRPr="00000000">
        <w:rPr>
          <w:rtl w:val="0"/>
        </w:rPr>
        <w:t xml:space="preserve"> Rodger Recon scouts the battlefield, mapping network coverage, noting obstacles, and documenting configurations. They gather intel on cable runs, AP placements, and switch layouts to support operational planning. Their reports keep command informed and strategies effective. They are the eyes and ears of the network.</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TEAM LEADER (Section Sergeant)</w:t>
        <w:br w:type="textWrapping"/>
      </w:r>
      <w:r w:rsidDel="00000000" w:rsidR="00000000" w:rsidRPr="00000000">
        <w:rPr>
          <w:rtl w:val="0"/>
        </w:rPr>
        <w:t xml:space="preserve"> The Section Sergeant commands the volunteer squad with authority, charisma, and tactical know-how. They help plan and execute deployments, assign tasks, and lead the team through setup, operation, and teardown. Mentoring, motivating, and troubleshooting fall under their command. Victory depends on their leadership.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Sewell" w:id="0" w:date="2019-06-08T23:09:4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a single page of what is expected of a cable monkey and what skills will be required to have or learn along with "advanced" skills to aquire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